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i/>
        </w:rPr>
        <w:t xml:space="preserve">Ai sensi dell'art. </w:t>
      </w:r>
      <w:r>
        <w:rPr>
          <w:b/>
          <w:i/>
        </w:rPr>
        <w:t>2043</w:t>
      </w:r>
      <w:bookmarkStart w:id="0" w:name="_GoBack"/>
      <w:bookmarkEnd w:id="0"/>
      <w:r>
        <w:rPr>
          <w:i/>
        </w:rPr>
        <w:t xml:space="preserve"> c.c. il danno va risarcito.</w:t>
      </w:r>
      <w:r>
        <w:rPr>
          <w:rStyle w:val="FootnoteReference"/>
          <w:vertAlign w:val="superscript"/>
        </w:rPr>
        <w:footnoteReference w:id="2"/>
      </w:r>
    </w:p>
    <w:p>
      <w:pPr>
        <w:pStyle w:val="Normal"/>
        <w:bidi w:val="0"/>
        <w:rPr/>
      </w:pPr>
      <w:r>
        <w:rPr/>
        <w:t>Visti gli artt. 1223 e 1225 c.c., e l'art. 18 l. 300/1970.</w:t>
      </w:r>
      <w:r>
        <w:rPr>
          <w:rStyle w:val="EndnoteReference"/>
        </w:rPr>
        <w:endnoteReference w:id="2"/>
      </w:r>
    </w:p>
    <w:p>
      <w:pPr>
        <w:pStyle w:val="Normal"/>
        <w:bidi w:val="0"/>
        <w:rPr/>
      </w:pPr>
      <w:r>
        <w:rPr/>
        <w:t>Richiamato l'</w:t>
      </w:r>
      <w:r>
        <w:rPr>
          <w:rStyle w:val="QuoteChar"/>
          <w:color w:val="C00000"/>
        </w:rPr>
        <w:t>art. 1453 c.c.</w:t>
      </w:r>
      <w:r>
        <w:rPr/>
        <w:t xml:space="preserve"> e l'</w:t>
      </w:r>
      <w:r>
        <w:rPr>
          <w:rFonts w:ascii="Garamond" w:hAnsi="Garamond"/>
          <w:b/>
          <w:sz w:val="26"/>
          <w14:ligatures w14:val="standard"/>
        </w:rPr>
        <w:t>art. 1455 c.c.</w:t>
      </w:r>
    </w:p>
    <w:p>
      <w:pPr>
        <w:pStyle w:val="Normal"/>
        <w:bidi w:val="0"/>
        <w:rPr/>
      </w:pPr>
      <w:r>
        <w:rPr/>
        <w:t>Cfr. l’art. 3 d.lgs. 23/2015 &amp; succ. mod.</w:t>
      </w:r>
    </w:p>
    <w:p>
      <w:pPr>
        <w:pStyle w:val="Normal"/>
        <w:bidi w:val="0"/>
        <w:rPr/>
      </w:pPr>
      <w:r>
        <w:rPr/>
        <w:t xml:space="preserve">Già collegato: </w:t>
      </w:r>
      <w:hyperlink r:id="rId2">
        <w:r>
          <w:rPr>
            <w:rStyle w:val="Hyperlink"/>
          </w:rPr>
          <w:t>art. 1 c.c.</w:t>
        </w:r>
      </w:hyperlink>
      <w:r>
        <w:rPr/>
        <w:t xml:space="preserve">; campo: </w:t>
      </w:r>
      <w:hyperlink r:id="rId3">
        <w:r>
          <w:rPr>
            <w:rStyle w:val="Style9"/>
          </w:rPr>
          <w:t>art. 2 c.c.</w:t>
        </w:r>
      </w:hyperlink>
      <w:r>
        <w:rPr/>
        <w:t xml:space="preserve">; rinvio: </w:t>
      </w:r>
      <w:r>
        <w:rPr/>
        <w:fldChar w:fldCharType="begin"/>
      </w:r>
      <w:r>
        <w:rPr/>
        <w:instrText xml:space="preserve"> REF _Ref1 \h </w:instrText>
      </w:r>
      <w:r>
        <w:rPr/>
        <w:fldChar w:fldCharType="separate"/>
      </w:r>
      <w:r>
        <w:rPr/>
        <w:t>art. 3 c.c.</w:t>
      </w:r>
      <w:r>
        <w:rPr/>
        <w:fldChar w:fldCharType="end"/>
      </w:r>
      <w:r>
        <w:rPr/>
        <w:t xml:space="preserve">; semplice: </w:t>
      </w:r>
      <w:r>
        <w:rPr/>
        <w:fldChar w:fldCharType="begin"/>
      </w:r>
      <w:r>
        <w:rPr/>
        <w:instrText xml:space="preserve"> REF _Ref2 \h </w:instrText>
      </w:r>
      <w:r>
        <w:rPr/>
        <w:fldChar w:fldCharType="separate"/>
      </w:r>
      <w:r>
        <w:rPr/>
        <w:t>art. 4 c.c.</w:t>
      </w:r>
      <w:r>
        <w:rPr/>
        <w:fldChar w:fldCharType="end"/>
      </w:r>
      <w:r>
        <w:rPr/>
        <w:t>.</w:t>
      </w:r>
    </w:p>
    <w:p>
      <w:pPr>
        <w:pStyle w:val="Normal"/>
        <w:bidi w:val="0"/>
        <w:rPr/>
      </w:pPr>
      <w:r>
        <w:rPr/>
        <w:t xml:space="preserve">Revisione: </w:t>
      </w:r>
      <w:ins w:id="0" w:author="Autore di prova" w:date="2026-10-31T00:00:00Z">
        <w:r>
          <w:rPr/>
          <w:t>art. 5 c.c.</w:t>
        </w:r>
      </w:ins>
      <w:r>
        <w:rPr/>
        <w:t xml:space="preserve">; formato: </w:t>
      </w:r>
      <w:r>
        <w:rPr>
          <w:b/>
          <w:rPrChange w:id="0" w:author="Autore di prova" w:date="2026-10-31T00:00:00Z"/>
        </w:rPr>
        <w:t>art. 6 c.c.</w:t>
      </w:r>
      <w:r>
        <w:rPr/>
        <w:t xml:space="preserve">; modulo: </w:t>
      </w:r>
      <w:sdt>
        <w:sdtPr>
          <w:id w:val="13"/>
        </w:sdtPr>
        <w:sdtContent>
          <w:r>
            <w:rPr/>
          </w:r>
          <w:r>
            <w:rPr/>
            <w:t>art. 8 c.c.</w:t>
          </w:r>
        </w:sdtContent>
      </w:sdt>
      <w:r>
        <w:rPr/>
        <w:t xml:space="preserve">; commento: art. </w:t>
      </w:r>
      <w:commentRangeStart w:id="0"/>
      <w:r>
        <w:rPr/>
        <w:t>9 c.c.</w:t>
      </w:r>
      <w:r>
        <w:rPr/>
      </w:r>
      <w:commentRangeEnd w:id="0"/>
      <w:r>
        <w:commentReference w:id="0"/>
      </w:r>
      <w:r>
        <w:rPr/>
        <w:t>; tabulazione: art.</w:t>
        <w:tab/>
        <w:t>10 c.c.; etichetta: art. 11 c.c.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Trattino: art. 21</w:t>
        <w:noBreakHyphen/>
        <w:t xml:space="preserve">bis l. 241/1990 e </w:t>
      </w:r>
      <w:r>
        <w:rPr>
          <w:u w:val="double"/>
        </w:rPr>
        <w:t>art. 2 c.p.</w:t>
      </w:r>
    </w:p>
    <w:sectPr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utore di prova" w:date="2026-10-31T00:00:00Z" w:initials="Autore di prova">
    <w:p>
      <w:pPr>
        <w:overflowPunct w:val="false"/>
        <w:bidi w:val="0"/>
        <w:rPr/>
      </w:pPr>
      <w:r>
        <w:annotationRef/>
      </w:r>
      <w:r>
        <w:rPr/>
        <w:t>Controllare la norma.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bidi w:val="0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>Si veda l'art. 2697 c.c.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aramond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bidi w:val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V. art. 7 l. 241/1990.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nux Libertine G" w:cs="Noto Sans"/>
        <w:sz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Times New Roman" w:hAnsi="Times New Roman" w:eastAsia="Linux Libertine G" w:cs="Noto Sans"/>
      <w:color w:val="auto"/>
      <w:kern w:val="0"/>
      <w:sz w:val="24"/>
      <w:szCs w:val="20"/>
      <w:lang w:val="it-IT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QuoteChar">
    <w:name w:val="Quote Char"/>
    <w:rPr>
      <w:i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otnoteCharacters">
    <w:name w:val="Footnote Characters"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ormattiva.it/uri-res/N2Ls?urn:nir:stato:regio.decreto:1942-03-16;262:2~art1!vig=" TargetMode="External"/><Relationship Id="rId3" Type="http://schemas.openxmlformats.org/officeDocument/2006/relationships/hyperlink" Target="https://www.normattiva.it/" TargetMode="Externa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